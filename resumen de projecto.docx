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E69E" w14:textId="5138F4DC" w:rsidR="004F041B" w:rsidRDefault="00E92856">
      <w:pPr>
        <w:rPr>
          <w:b/>
          <w:bCs/>
          <w:sz w:val="28"/>
          <w:szCs w:val="28"/>
        </w:rPr>
      </w:pPr>
      <w:r w:rsidRPr="00E92856">
        <w:rPr>
          <w:b/>
          <w:bCs/>
          <w:sz w:val="28"/>
          <w:szCs w:val="28"/>
        </w:rPr>
        <w:t>Resumen de realización de Frontend con React con asistente de IA:</w:t>
      </w:r>
    </w:p>
    <w:p w14:paraId="146D4D06" w14:textId="77777777" w:rsidR="00E92856" w:rsidRDefault="00E92856" w:rsidP="00E92856">
      <w:r>
        <w:t>Este documento es la hoja de ruta de mi investigación para hacer un Frontend para una API ya creada con Laravel, esto lo conseguiré con ayuda de la IA:</w:t>
      </w:r>
    </w:p>
    <w:p w14:paraId="40309414" w14:textId="77777777" w:rsidR="00E92856" w:rsidRDefault="00E92856" w:rsidP="00E92856">
      <w:r>
        <w:t>Principalmente usare Chatgpt5 para una base teórica y funcional de que es y cómo se programa React, y el comportamiento más de picar código usare el asistente de codex para Visual Studio Code de ChatGPT.</w:t>
      </w:r>
    </w:p>
    <w:p w14:paraId="22ADA63F" w14:textId="77777777" w:rsidR="00E92856" w:rsidRDefault="00E92856" w:rsidP="00E92856">
      <w:r>
        <w:t>Usare dos tipos de IA (aunque el motor sea el mismo), ya que preguntas y respuestas teóricas, aunque contengan algo de código me es más cómodo en una pantalla alejada del proyecto y por otro lado con Code cogerá el contexto de mi API y así las consultas serán más precisas y habrá un código más limpio.</w:t>
      </w:r>
    </w:p>
    <w:p w14:paraId="27236884" w14:textId="77777777" w:rsidR="00E92856" w:rsidRDefault="00E92856">
      <w:pPr>
        <w:rPr>
          <w:b/>
          <w:bCs/>
          <w:sz w:val="28"/>
          <w:szCs w:val="28"/>
        </w:rPr>
      </w:pPr>
    </w:p>
    <w:p w14:paraId="0505CFAD" w14:textId="77777777" w:rsidR="00E92856" w:rsidRDefault="00E92856" w:rsidP="00E92856">
      <w:r>
        <w:rPr>
          <w:sz w:val="32"/>
          <w:szCs w:val="32"/>
        </w:rPr>
        <w:t>Contexto teórico:</w:t>
      </w:r>
    </w:p>
    <w:p w14:paraId="4AFCD81E" w14:textId="77777777" w:rsidR="00E92856" w:rsidRDefault="00E92856" w:rsidP="00E92856">
      <w:r>
        <w:t>Primer paso será poner un poco de orden, que es React, qué ventajas tiene y como se estructura. Esto lo hare con este prompt:</w:t>
      </w:r>
    </w:p>
    <w:p w14:paraId="60FBE08C" w14:textId="77777777" w:rsidR="00E92856" w:rsidRDefault="00E92856" w:rsidP="00E92856"/>
    <w:p w14:paraId="39E2390C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React para un frontend que consume una API</w:t>
      </w:r>
    </w:p>
    <w:p w14:paraId="36B34133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¿Qué es React?</w:t>
      </w:r>
    </w:p>
    <w:p w14:paraId="15D91214" w14:textId="77777777" w:rsidR="00E92856" w:rsidRPr="001B6AD6" w:rsidRDefault="00E92856" w:rsidP="00E92856">
      <w:pPr>
        <w:ind w:left="360"/>
      </w:pPr>
      <w:r w:rsidRPr="001B6AD6">
        <w:t>React es una biblioteca de JavaScript para construir interfaces de usuario basadas en componentes. Su idea central es declarar “cómo debería verse” la UI para un estado dado, y React se encarga de actualizar el DOM cuando el estado cambia (usando un Virtual DOM y reconciliación).</w:t>
      </w:r>
    </w:p>
    <w:p w14:paraId="439746DB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Ventajas (en este caso de “frontend para API”)</w:t>
      </w:r>
    </w:p>
    <w:p w14:paraId="1D86253D" w14:textId="77777777" w:rsidR="00E92856" w:rsidRPr="001B6AD6" w:rsidRDefault="00E92856" w:rsidP="00E92856">
      <w:pPr>
        <w:ind w:left="360"/>
      </w:pPr>
      <w:r w:rsidRPr="001B6AD6">
        <w:t>Componentes reutilizables: botones, tablas, formularios, tarjetas… se componen como LEGO.</w:t>
      </w:r>
    </w:p>
    <w:p w14:paraId="3E4F5B4B" w14:textId="77777777" w:rsidR="00E92856" w:rsidRPr="001B6AD6" w:rsidRDefault="00E92856" w:rsidP="00E92856">
      <w:pPr>
        <w:ind w:left="360"/>
      </w:pPr>
      <w:r w:rsidRPr="001B6AD6">
        <w:t>Estado predecible: con hooks (useState, useReducer, useContext) y/o librerías (Redux, Zustand) es fácil razonar sobre cambios por respuesta de la API.</w:t>
      </w:r>
    </w:p>
    <w:p w14:paraId="056E26B0" w14:textId="77777777" w:rsidR="00E92856" w:rsidRPr="001B6AD6" w:rsidRDefault="00E92856" w:rsidP="00E92856">
      <w:pPr>
        <w:ind w:left="360"/>
      </w:pPr>
      <w:r w:rsidRPr="001B6AD6">
        <w:t>Ecosistema enorme: enrutado (React Router), fetching y caché (TanStack Query/“React Query”), formularios (React Hook Form), validación (Zod), UI kits, etc.</w:t>
      </w:r>
    </w:p>
    <w:p w14:paraId="6DCEEAA0" w14:textId="77777777" w:rsidR="00E92856" w:rsidRPr="001B6AD6" w:rsidRDefault="00E92856" w:rsidP="00E92856">
      <w:pPr>
        <w:ind w:left="360"/>
      </w:pPr>
      <w:r w:rsidRPr="001B6AD6">
        <w:t>Programación declarativa: menos “imperativo” para tocar el DOM; menos errores por sincronización de datos.</w:t>
      </w:r>
    </w:p>
    <w:p w14:paraId="360C0146" w14:textId="77777777" w:rsidR="00E92856" w:rsidRPr="001B6AD6" w:rsidRDefault="00E92856" w:rsidP="00E92856">
      <w:pPr>
        <w:ind w:left="360"/>
      </w:pPr>
      <w:r w:rsidRPr="001B6AD6">
        <w:t>Renderizado flexible: SPA con Vite, o SSR/SSG con Next.js si necesitas SEO, rendimiento inicial o rutas servidor.</w:t>
      </w:r>
    </w:p>
    <w:p w14:paraId="0599ABBB" w14:textId="77777777" w:rsidR="00E92856" w:rsidRPr="001B6AD6" w:rsidRDefault="00E92856" w:rsidP="00E92856">
      <w:pPr>
        <w:ind w:left="360"/>
      </w:pPr>
      <w:r w:rsidRPr="001B6AD6">
        <w:lastRenderedPageBreak/>
        <w:t>Tipado con TypeScript: reduce bugs al integrar contratos de API.</w:t>
      </w:r>
    </w:p>
    <w:p w14:paraId="735DDB7B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Limitaciones / trade-offs</w:t>
      </w:r>
    </w:p>
    <w:p w14:paraId="72B9E083" w14:textId="77777777" w:rsidR="00E92856" w:rsidRPr="001B6AD6" w:rsidRDefault="00E92856" w:rsidP="00E92856">
      <w:pPr>
        <w:ind w:left="360"/>
      </w:pPr>
      <w:r w:rsidRPr="001B6AD6">
        <w:t>No es un framework “completo”: tendrás que elegir routing, fetch/caché, estilos, etc. (Next.js soluciona parte).</w:t>
      </w:r>
    </w:p>
    <w:p w14:paraId="5FE6F1E8" w14:textId="77777777" w:rsidR="00E92856" w:rsidRPr="001B6AD6" w:rsidRDefault="00E92856" w:rsidP="00E92856">
      <w:pPr>
        <w:ind w:left="360"/>
      </w:pPr>
      <w:r w:rsidRPr="001B6AD6">
        <w:t>Curva de aprendizaje: hooks, estado global, patrones de composición.</w:t>
      </w:r>
    </w:p>
    <w:p w14:paraId="39DB35E9" w14:textId="77777777" w:rsidR="00E92856" w:rsidRPr="001B6AD6" w:rsidRDefault="00E92856" w:rsidP="00E92856">
      <w:pPr>
        <w:ind w:left="360"/>
      </w:pPr>
      <w:r w:rsidRPr="001B6AD6">
        <w:t>Rendimiento si se abusa del re-render: requiere pensar en memorización (memo, useMemo, useCallback) y particionar componentes.</w:t>
      </w:r>
    </w:p>
    <w:p w14:paraId="29B00350" w14:textId="77777777" w:rsidR="00E92856" w:rsidRPr="001B6AD6" w:rsidRDefault="00E92856" w:rsidP="00E92856">
      <w:pPr>
        <w:ind w:left="360"/>
      </w:pPr>
      <w:r w:rsidRPr="001B6AD6">
        <w:t>SEO en SPA puro: sin SSR/SSG, el HTML inicial es vacío; buscadores modernos lo manejan mejor, pero SSR (Next.js) es más sólido.</w:t>
      </w:r>
    </w:p>
    <w:p w14:paraId="2BD0F1A1" w14:textId="607BDB78" w:rsidR="00E92856" w:rsidRDefault="00E92856" w:rsidP="00E92856">
      <w:pPr>
        <w:ind w:left="360"/>
      </w:pPr>
      <w:r w:rsidRPr="001B6AD6">
        <w:t>Ecosistema cambiante: buenas prácticas evolucionan (Server Components, Suspense, etc.).</w:t>
      </w:r>
    </w:p>
    <w:p w14:paraId="304B4DCF" w14:textId="77777777" w:rsidR="00E92856" w:rsidRDefault="00E92856" w:rsidP="00E92856"/>
    <w:p w14:paraId="71C3584E" w14:textId="6C3F4BED" w:rsidR="00E92856" w:rsidRDefault="00E92856" w:rsidP="00E92856">
      <w:r>
        <w:t>Después de este contexto pregunte a la IA la estructura, y me dio dos opciones, hacerlo con TypeScript o con JavaScript, me recomendó TypeScript y como no he trabajado ninguno de ellos hice caso.</w:t>
      </w:r>
    </w:p>
    <w:p w14:paraId="748471F8" w14:textId="77777777" w:rsidR="00EE7ABC" w:rsidRDefault="00EE7ABC" w:rsidP="00EE7ABC">
      <w:pPr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Capas clave para trabajar con una API</w:t>
      </w:r>
    </w:p>
    <w:p w14:paraId="751C57E2" w14:textId="6C5B3605" w:rsidR="00EE7ABC" w:rsidRDefault="00EE7ABC" w:rsidP="00EE7ABC">
      <w:pPr>
        <w:pStyle w:val="Prrafodelista"/>
        <w:numPr>
          <w:ilvl w:val="0"/>
          <w:numId w:val="1"/>
        </w:numPr>
      </w:pPr>
      <w:r>
        <w:t>Capa de acceso a datos(services)</w:t>
      </w:r>
    </w:p>
    <w:p w14:paraId="4C615AFA" w14:textId="77777777" w:rsidR="00EE7ABC" w:rsidRPr="001B6AD6" w:rsidRDefault="00EE7ABC" w:rsidP="00EE7ABC">
      <w:pPr>
        <w:pStyle w:val="Prrafodelista"/>
      </w:pPr>
      <w:r w:rsidRPr="001B6AD6">
        <w:t>• Encapsula fetch/axios, URLs base, headers (auth tokens), reintentos y manejo de errores.</w:t>
      </w:r>
    </w:p>
    <w:p w14:paraId="4A74472F" w14:textId="4DEC0009" w:rsidR="00EE7ABC" w:rsidRDefault="00EE7ABC" w:rsidP="00EE7ABC">
      <w:pPr>
        <w:pStyle w:val="Prrafodelista"/>
      </w:pPr>
      <w:r w:rsidRPr="001B6AD6">
        <w:t>• Valida respuestas con Zod para asegurar el contrato de la API.</w:t>
      </w:r>
    </w:p>
    <w:p w14:paraId="298FAB09" w14:textId="1F89CA1D" w:rsidR="00EE7ABC" w:rsidRDefault="00EE7ABC" w:rsidP="00EE7ABC">
      <w:pPr>
        <w:pStyle w:val="Prrafodelista"/>
        <w:numPr>
          <w:ilvl w:val="0"/>
          <w:numId w:val="1"/>
        </w:numPr>
      </w:pPr>
      <w:r>
        <w:t>Capa de datos en UI (caché y sincronización)</w:t>
      </w:r>
    </w:p>
    <w:p w14:paraId="47031714" w14:textId="77777777" w:rsidR="00EE7ABC" w:rsidRDefault="00EE7ABC" w:rsidP="00EE7ABC">
      <w:pPr>
        <w:pStyle w:val="Prrafodelista"/>
      </w:pPr>
      <w:r w:rsidRPr="001B6AD6">
        <w:t>• Usa TanStack Query para: caché por clave, reintentos, estados loading/error, paginado/infinite scroll, invalidaciones tras un POST/PUT/DELETE.</w:t>
      </w:r>
    </w:p>
    <w:p w14:paraId="06FF7707" w14:textId="505AA7A0" w:rsidR="00EE7ABC" w:rsidRDefault="00EE7ABC" w:rsidP="00EE7ABC">
      <w:pPr>
        <w:pStyle w:val="Prrafodelista"/>
        <w:numPr>
          <w:ilvl w:val="0"/>
          <w:numId w:val="1"/>
        </w:numPr>
      </w:pPr>
      <w:r w:rsidRPr="001B6AD6">
        <w:t>Componentes presentacionales</w:t>
      </w:r>
    </w:p>
    <w:p w14:paraId="55CA26D1" w14:textId="77777777" w:rsidR="00EE7ABC" w:rsidRDefault="00EE7ABC" w:rsidP="00EE7ABC">
      <w:pPr>
        <w:pStyle w:val="Prrafodelista"/>
      </w:pPr>
      <w:r w:rsidRPr="001B6AD6">
        <w:t>• Reciben datos ya preparados (tipos correctos, sin nulls inesperados) y solo renderizan UI.</w:t>
      </w:r>
    </w:p>
    <w:p w14:paraId="3B5F12D6" w14:textId="5C49A83D" w:rsidR="00EE7ABC" w:rsidRDefault="00EE7ABC" w:rsidP="00EE7ABC">
      <w:pPr>
        <w:pStyle w:val="Prrafodelista"/>
        <w:numPr>
          <w:ilvl w:val="0"/>
          <w:numId w:val="1"/>
        </w:numPr>
      </w:pPr>
      <w:r>
        <w:t>Contenedores/Páginas.</w:t>
      </w:r>
    </w:p>
    <w:p w14:paraId="654D37A7" w14:textId="2D40C62C" w:rsidR="00EE7ABC" w:rsidRDefault="00EE7ABC" w:rsidP="00EE7ABC">
      <w:pPr>
        <w:pStyle w:val="Prrafodelista"/>
      </w:pPr>
      <w:r w:rsidRPr="001B6AD6">
        <w:t>• Combinan hooks de datos + componentes, gestionan loading/error y acciones.</w:t>
      </w:r>
    </w:p>
    <w:p w14:paraId="17447085" w14:textId="06FE7F5C" w:rsidR="00EE7ABC" w:rsidRPr="001B6AD6" w:rsidRDefault="00EE7ABC" w:rsidP="00EE7ABC">
      <w:pPr>
        <w:pStyle w:val="Prrafodelista"/>
        <w:numPr>
          <w:ilvl w:val="0"/>
          <w:numId w:val="1"/>
        </w:numPr>
      </w:pPr>
      <w:r w:rsidRPr="001B6AD6">
        <w:rPr>
          <w:lang w:val="en-US"/>
        </w:rPr>
        <w:t>Estado local vs global</w:t>
      </w:r>
      <w:r>
        <w:rPr>
          <w:lang w:val="en-US"/>
        </w:rPr>
        <w:t>.</w:t>
      </w:r>
    </w:p>
    <w:p w14:paraId="3F78A5AC" w14:textId="77777777" w:rsidR="00EE7ABC" w:rsidRPr="001B6AD6" w:rsidRDefault="00EE7ABC" w:rsidP="00EE7ABC">
      <w:pPr>
        <w:pStyle w:val="Prrafodelista"/>
      </w:pPr>
      <w:r w:rsidRPr="001B6AD6">
        <w:t>• Local (hook useState): inputs, modales abiertos, filtros de la tabla.</w:t>
      </w:r>
    </w:p>
    <w:p w14:paraId="12789081" w14:textId="77777777" w:rsidR="00EE7ABC" w:rsidRPr="001B6AD6" w:rsidRDefault="00EE7ABC" w:rsidP="00EE7ABC">
      <w:pPr>
        <w:pStyle w:val="Prrafodelista"/>
      </w:pPr>
      <w:r w:rsidRPr="001B6AD6">
        <w:t>• Global (Context/Redux/Zustand): usuario autenticado, tema, carrito.</w:t>
      </w:r>
    </w:p>
    <w:p w14:paraId="364C503F" w14:textId="77777777" w:rsidR="00EE7ABC" w:rsidRDefault="00EE7ABC" w:rsidP="00EE7ABC">
      <w:pPr>
        <w:pStyle w:val="Prrafodelista"/>
      </w:pPr>
      <w:r w:rsidRPr="001B6AD6">
        <w:t>• Server cache (TanStack Query): dato de servidor que viene de la API (lista de usuarios, detalles, etc.). No mezclarlo con Redux salvo necesidad.</w:t>
      </w:r>
    </w:p>
    <w:p w14:paraId="6BA7C03A" w14:textId="77777777" w:rsidR="00EE7ABC" w:rsidRDefault="00EE7ABC" w:rsidP="00EE7ABC">
      <w:pPr>
        <w:pStyle w:val="Prrafodelista"/>
      </w:pPr>
    </w:p>
    <w:p w14:paraId="4516F141" w14:textId="77777777" w:rsidR="00EE7ABC" w:rsidRDefault="00EE7ABC" w:rsidP="00EE7ABC">
      <w:pPr>
        <w:pStyle w:val="Prrafodelista"/>
      </w:pPr>
    </w:p>
    <w:p w14:paraId="3CDE7994" w14:textId="77777777" w:rsidR="00EE7ABC" w:rsidRPr="001B6AD6" w:rsidRDefault="00EE7ABC" w:rsidP="00EE7ABC">
      <w:pPr>
        <w:pStyle w:val="Prrafodelista"/>
        <w:numPr>
          <w:ilvl w:val="0"/>
          <w:numId w:val="1"/>
        </w:numPr>
      </w:pPr>
      <w:r w:rsidRPr="001B6AD6">
        <w:lastRenderedPageBreak/>
        <w:t>Enrutado</w:t>
      </w:r>
    </w:p>
    <w:p w14:paraId="3DEAF663" w14:textId="015C281D" w:rsidR="00EE7ABC" w:rsidRDefault="00EE7ABC" w:rsidP="00EE7ABC">
      <w:pPr>
        <w:pStyle w:val="Prrafodelista"/>
      </w:pPr>
      <w:r w:rsidRPr="00EE7ABC">
        <w:rPr>
          <w:lang w:val="en-US"/>
        </w:rPr>
        <w:t xml:space="preserve">• React Router (SPA) o Next.js (SSR/SSG/RSC). </w:t>
      </w:r>
      <w:r w:rsidRPr="001B6AD6">
        <w:t>Maneja rutas protegidas, layouts, loaders/defer si aplica.</w:t>
      </w:r>
    </w:p>
    <w:p w14:paraId="4F743F08" w14:textId="3B2BF9F9" w:rsidR="00EE7ABC" w:rsidRDefault="00EE7ABC" w:rsidP="00EE7ABC">
      <w:pPr>
        <w:pStyle w:val="Prrafodelista"/>
        <w:numPr>
          <w:ilvl w:val="0"/>
          <w:numId w:val="1"/>
        </w:numPr>
      </w:pPr>
      <w:r>
        <w:t>Errores y límites</w:t>
      </w:r>
    </w:p>
    <w:p w14:paraId="1F068211" w14:textId="77777777" w:rsidR="00EE7ABC" w:rsidRPr="001B6AD6" w:rsidRDefault="00EE7ABC" w:rsidP="00EE7ABC">
      <w:pPr>
        <w:pStyle w:val="Prrafodelista"/>
      </w:pPr>
      <w:r w:rsidRPr="001B6AD6">
        <w:t>• Error boundaries para fallos de render.</w:t>
      </w:r>
    </w:p>
    <w:p w14:paraId="57B89885" w14:textId="77777777" w:rsidR="00EE7ABC" w:rsidRDefault="00EE7ABC" w:rsidP="00EE7ABC">
      <w:pPr>
        <w:pStyle w:val="Prrafodelista"/>
      </w:pPr>
      <w:r w:rsidRPr="001B6AD6">
        <w:t>• Manejo centralizado de 401/403 (renovar token, redirigir a login), rate limits y backoff.</w:t>
      </w:r>
    </w:p>
    <w:p w14:paraId="0EE27828" w14:textId="6C122693" w:rsidR="00EE7ABC" w:rsidRDefault="00EE7ABC" w:rsidP="00EE7ABC">
      <w:pPr>
        <w:pStyle w:val="Prrafodelista"/>
        <w:numPr>
          <w:ilvl w:val="0"/>
          <w:numId w:val="1"/>
        </w:numPr>
      </w:pPr>
      <w:r>
        <w:t>UI/UX</w:t>
      </w:r>
    </w:p>
    <w:p w14:paraId="400700FB" w14:textId="77777777" w:rsidR="00EE7ABC" w:rsidRPr="001B6AD6" w:rsidRDefault="00EE7ABC" w:rsidP="00EE7ABC">
      <w:pPr>
        <w:pStyle w:val="Prrafodelista"/>
      </w:pPr>
      <w:r w:rsidRPr="001B6AD6">
        <w:t>• Componentes accesibles (ARIA), feedback de carga optimista, skeletons, paginación/ordenación en tablas.</w:t>
      </w:r>
    </w:p>
    <w:p w14:paraId="67BD78D2" w14:textId="77777777" w:rsidR="00EE7ABC" w:rsidRPr="001B6AD6" w:rsidRDefault="00EE7ABC" w:rsidP="00EE7ABC">
      <w:pPr>
        <w:pStyle w:val="Prrafodelista"/>
      </w:pPr>
      <w:r w:rsidRPr="001B6AD6">
        <w:t>• Librerías útiles: React Hook Form (+ Zod resolver) para formularios robustos.</w:t>
      </w:r>
    </w:p>
    <w:p w14:paraId="41558E2A" w14:textId="77777777" w:rsidR="00EE7ABC" w:rsidRDefault="00EE7ABC" w:rsidP="00EE7ABC"/>
    <w:p w14:paraId="40308078" w14:textId="6403F311" w:rsidR="00EE7ABC" w:rsidRDefault="00EE7ABC" w:rsidP="00EE7ABC">
      <w:pPr>
        <w:rPr>
          <w:b/>
          <w:bCs/>
          <w:sz w:val="28"/>
          <w:szCs w:val="28"/>
        </w:rPr>
      </w:pPr>
      <w:r w:rsidRPr="00ED4995">
        <w:rPr>
          <w:b/>
          <w:bCs/>
          <w:sz w:val="28"/>
          <w:szCs w:val="28"/>
        </w:rPr>
        <w:t xml:space="preserve">Parte </w:t>
      </w:r>
      <w:r w:rsidR="00ED4995" w:rsidRPr="00ED4995">
        <w:rPr>
          <w:b/>
          <w:bCs/>
          <w:sz w:val="28"/>
          <w:szCs w:val="28"/>
        </w:rPr>
        <w:t>práctica</w:t>
      </w:r>
      <w:r w:rsidRPr="00ED4995">
        <w:rPr>
          <w:b/>
          <w:bCs/>
          <w:sz w:val="28"/>
          <w:szCs w:val="28"/>
        </w:rPr>
        <w:t xml:space="preserve"> de este ejercicio:</w:t>
      </w:r>
    </w:p>
    <w:p w14:paraId="7E0DB1C5" w14:textId="06C91CCA" w:rsidR="00ED4995" w:rsidRDefault="00ED4995" w:rsidP="00EE7ABC">
      <w:r>
        <w:t>A partir de este punto empezamos a usar Codex incorporada en Visual Studio Code, le enseño al API generada anteriormente para que la use como contexto y así me de respuestas acordes a la continuación de un proyecto completo.</w:t>
      </w:r>
    </w:p>
    <w:p w14:paraId="1DC2441E" w14:textId="625DFFF8" w:rsidR="00ED4995" w:rsidRPr="00ED4995" w:rsidRDefault="00ED4995" w:rsidP="00EE7ABC">
      <w:r>
        <w:t>Una vez esta situada, le ido que me haga el esquema de carpetas que me generará.</w:t>
      </w:r>
    </w:p>
    <w:p w14:paraId="79DD9887" w14:textId="39E2A89D" w:rsidR="00ED4995" w:rsidRPr="00ED4995" w:rsidRDefault="00ED4995" w:rsidP="00EE7ABC">
      <w:r w:rsidRPr="00ED4995">
        <w:t>Esta es la estructura q</w:t>
      </w:r>
      <w:r>
        <w:t>ue me ha generado la IA</w:t>
      </w:r>
    </w:p>
    <w:p w14:paraId="0EF7FBA5" w14:textId="77777777" w:rsidR="00ED4995" w:rsidRPr="00ED4995" w:rsidRDefault="00ED4995" w:rsidP="00ED4995">
      <w:pPr>
        <w:spacing w:line="240" w:lineRule="auto"/>
        <w:rPr>
          <w:lang w:val="en-US"/>
        </w:rPr>
      </w:pPr>
      <w:proofErr w:type="spellStart"/>
      <w:r w:rsidRPr="00ED4995">
        <w:rPr>
          <w:lang w:val="en-US"/>
        </w:rPr>
        <w:t>React_frontend_IT_drinks</w:t>
      </w:r>
      <w:proofErr w:type="spellEnd"/>
      <w:r w:rsidRPr="00ED4995">
        <w:rPr>
          <w:lang w:val="en-US"/>
        </w:rPr>
        <w:t>/</w:t>
      </w:r>
    </w:p>
    <w:p w14:paraId="5A7D9DFD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.</w:t>
      </w:r>
      <w:proofErr w:type="spellStart"/>
      <w:r w:rsidRPr="00ED4995">
        <w:rPr>
          <w:lang w:val="en-US"/>
        </w:rPr>
        <w:t>gitignore</w:t>
      </w:r>
      <w:proofErr w:type="spellEnd"/>
    </w:p>
    <w:p w14:paraId="2022E3D4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package.json</w:t>
      </w:r>
      <w:proofErr w:type="spellEnd"/>
    </w:p>
    <w:p w14:paraId="758B0B9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package-</w:t>
      </w:r>
      <w:proofErr w:type="spellStart"/>
      <w:r w:rsidRPr="00ED4995">
        <w:rPr>
          <w:lang w:val="en-US"/>
        </w:rPr>
        <w:t>lock.json</w:t>
      </w:r>
      <w:proofErr w:type="spellEnd"/>
    </w:p>
    <w:p w14:paraId="724875F2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tsconfig.json</w:t>
      </w:r>
      <w:proofErr w:type="spellEnd"/>
    </w:p>
    <w:p w14:paraId="60E1B9E0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tsconfig.app.json</w:t>
      </w:r>
      <w:proofErr w:type="spellEnd"/>
    </w:p>
    <w:p w14:paraId="4EA4B50B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tsconfig.node.json</w:t>
      </w:r>
      <w:proofErr w:type="spellEnd"/>
    </w:p>
    <w:p w14:paraId="1FC24BB4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vite.config.ts</w:t>
      </w:r>
      <w:proofErr w:type="spellEnd"/>
    </w:p>
    <w:p w14:paraId="7BDEF0A9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tailwind.config.js</w:t>
      </w:r>
    </w:p>
    <w:p w14:paraId="32C36D0B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postcss.config.js</w:t>
      </w:r>
    </w:p>
    <w:p w14:paraId="0E3B1D5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index.html</w:t>
      </w:r>
    </w:p>
    <w:p w14:paraId="0CE113A8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>└─ src/</w:t>
      </w:r>
    </w:p>
    <w:p w14:paraId="31BBDC57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main.tsx</w:t>
      </w:r>
    </w:p>
    <w:p w14:paraId="0F00B3F3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index.css</w:t>
      </w:r>
    </w:p>
    <w:p w14:paraId="2904298D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app/</w:t>
      </w:r>
    </w:p>
    <w:p w14:paraId="1FBAC983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lastRenderedPageBreak/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providers.tsx</w:t>
      </w:r>
      <w:proofErr w:type="spellEnd"/>
      <w:r w:rsidRPr="00ED4995">
        <w:rPr>
          <w:lang w:val="en-US"/>
        </w:rPr>
        <w:t xml:space="preserve">         # QueryClient + Router + </w:t>
      </w:r>
      <w:proofErr w:type="spellStart"/>
      <w:r w:rsidRPr="00ED4995">
        <w:rPr>
          <w:lang w:val="en-US"/>
        </w:rPr>
        <w:t>AuthProvider</w:t>
      </w:r>
      <w:proofErr w:type="spellEnd"/>
    </w:p>
    <w:p w14:paraId="5BD15E69" w14:textId="77777777" w:rsidR="00ED4995" w:rsidRDefault="00ED4995" w:rsidP="00ED4995">
      <w:pPr>
        <w:spacing w:line="240" w:lineRule="auto"/>
      </w:pPr>
      <w:r w:rsidRPr="00ED4995">
        <w:rPr>
          <w:lang w:val="en-US"/>
        </w:rPr>
        <w:t xml:space="preserve">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routes.tsx</w:t>
      </w:r>
      <w:proofErr w:type="spellEnd"/>
      <w:r>
        <w:t xml:space="preserve">            # Rutas públicas/protegidas/</w:t>
      </w:r>
      <w:proofErr w:type="spellStart"/>
      <w:r>
        <w:t>admin</w:t>
      </w:r>
      <w:proofErr w:type="spellEnd"/>
    </w:p>
    <w:p w14:paraId="0A1FC85A" w14:textId="77777777" w:rsidR="00ED4995" w:rsidRPr="00ED4995" w:rsidRDefault="00ED4995" w:rsidP="00ED4995">
      <w:pPr>
        <w:spacing w:line="240" w:lineRule="auto"/>
        <w:rPr>
          <w:lang w:val="en-US"/>
        </w:rPr>
      </w:pPr>
      <w:r>
        <w:t xml:space="preserve">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shared/</w:t>
      </w:r>
    </w:p>
    <w:p w14:paraId="0055CEE2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constants/</w:t>
      </w:r>
    </w:p>
    <w:p w14:paraId="76EE71B1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└─ </w:t>
      </w:r>
      <w:proofErr w:type="spellStart"/>
      <w:r w:rsidRPr="00ED4995">
        <w:rPr>
          <w:lang w:val="en-US"/>
        </w:rPr>
        <w:t>api.ts</w:t>
      </w:r>
      <w:proofErr w:type="spellEnd"/>
    </w:p>
    <w:p w14:paraId="348C78FB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components/</w:t>
      </w:r>
    </w:p>
    <w:p w14:paraId="0C0A09C8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AppLayout.tsx</w:t>
      </w:r>
      <w:proofErr w:type="spellEnd"/>
    </w:p>
    <w:p w14:paraId="7825F3E7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ErrorState.tsx</w:t>
      </w:r>
      <w:proofErr w:type="spellEnd"/>
    </w:p>
    <w:p w14:paraId="630AD23D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empty-</w:t>
      </w:r>
      <w:proofErr w:type="spellStart"/>
      <w:r w:rsidRPr="00ED4995">
        <w:rPr>
          <w:lang w:val="en-US"/>
        </w:rPr>
        <w:t>state.tsx</w:t>
      </w:r>
      <w:proofErr w:type="spellEnd"/>
    </w:p>
    <w:p w14:paraId="3130489A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loader.tsx</w:t>
      </w:r>
      <w:proofErr w:type="spellEnd"/>
    </w:p>
    <w:p w14:paraId="245DF8A4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44186400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hooks/</w:t>
      </w:r>
    </w:p>
    <w:p w14:paraId="76C12538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usePaginationParams.ts</w:t>
      </w:r>
      <w:proofErr w:type="spellEnd"/>
    </w:p>
    <w:p w14:paraId="6ABDD1A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useToast.ts</w:t>
      </w:r>
      <w:proofErr w:type="spellEnd"/>
    </w:p>
    <w:p w14:paraId="0F20B45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74B2F159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lib/</w:t>
      </w:r>
    </w:p>
    <w:p w14:paraId="0FE1E6AF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└─ http/</w:t>
      </w:r>
    </w:p>
    <w:p w14:paraId="685B8B15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client.ts</w:t>
      </w:r>
      <w:proofErr w:type="spellEnd"/>
    </w:p>
    <w:p w14:paraId="1AF397B9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token-</w:t>
      </w:r>
      <w:proofErr w:type="spellStart"/>
      <w:r w:rsidRPr="00ED4995">
        <w:rPr>
          <w:lang w:val="en-US"/>
        </w:rPr>
        <w:t>storage.ts</w:t>
      </w:r>
      <w:proofErr w:type="spellEnd"/>
    </w:p>
    <w:p w14:paraId="0E1047B0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 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219AD640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types/</w:t>
      </w:r>
    </w:p>
    <w:p w14:paraId="4C1A0847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auth.ts</w:t>
      </w:r>
      <w:proofErr w:type="spellEnd"/>
    </w:p>
    <w:p w14:paraId="1DBC5A05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cocktail.ts</w:t>
      </w:r>
      <w:proofErr w:type="spellEnd"/>
    </w:p>
    <w:p w14:paraId="5DD63D91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ingredient.ts</w:t>
      </w:r>
      <w:proofErr w:type="spellEnd"/>
    </w:p>
    <w:p w14:paraId="7F04D603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user.ts</w:t>
      </w:r>
      <w:proofErr w:type="spellEnd"/>
    </w:p>
    <w:p w14:paraId="77933855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65E50FD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└─ utils/</w:t>
      </w:r>
    </w:p>
    <w:p w14:paraId="1F9D616E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formatAlcoholContent.ts</w:t>
      </w:r>
      <w:proofErr w:type="spellEnd"/>
    </w:p>
    <w:p w14:paraId="73AF86E2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 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2FD688B5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features/</w:t>
      </w:r>
    </w:p>
    <w:p w14:paraId="5447644A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lastRenderedPageBreak/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auth/</w:t>
      </w:r>
    </w:p>
    <w:p w14:paraId="51DF513C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api.ts</w:t>
      </w:r>
      <w:proofErr w:type="spellEnd"/>
    </w:p>
    <w:p w14:paraId="7F3C4947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context.ts</w:t>
      </w:r>
      <w:proofErr w:type="spellEnd"/>
    </w:p>
    <w:p w14:paraId="46D42ADE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queries.ts</w:t>
      </w:r>
      <w:proofErr w:type="spellEnd"/>
    </w:p>
    <w:p w14:paraId="547D6D13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hooks/</w:t>
      </w:r>
    </w:p>
    <w:p w14:paraId="6ACE575A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useAuth.ts</w:t>
      </w:r>
      <w:proofErr w:type="spellEnd"/>
    </w:p>
    <w:p w14:paraId="08FA15A7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useHasRole.ts</w:t>
      </w:r>
      <w:proofErr w:type="spellEnd"/>
    </w:p>
    <w:p w14:paraId="7D1D682E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useRequireAuth.ts</w:t>
      </w:r>
      <w:proofErr w:type="spellEnd"/>
    </w:p>
    <w:p w14:paraId="6C32959C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6BA266E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components/</w:t>
      </w:r>
    </w:p>
    <w:p w14:paraId="50526EAE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LoginForm.tsx</w:t>
      </w:r>
      <w:proofErr w:type="spellEnd"/>
    </w:p>
    <w:p w14:paraId="056CDD0F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RegisterForm.tsx</w:t>
      </w:r>
      <w:proofErr w:type="spellEnd"/>
    </w:p>
    <w:p w14:paraId="3C6945BE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ProtectedRoute.tsx</w:t>
      </w:r>
      <w:proofErr w:type="spellEnd"/>
    </w:p>
    <w:p w14:paraId="2DA553D4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3A8DC2A2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pages/</w:t>
      </w:r>
    </w:p>
    <w:p w14:paraId="6B7099CA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LoginPage.tsx</w:t>
      </w:r>
      <w:proofErr w:type="spellEnd"/>
    </w:p>
    <w:p w14:paraId="59C8CB8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RegisterPage.tsx</w:t>
      </w:r>
      <w:proofErr w:type="spellEnd"/>
    </w:p>
    <w:p w14:paraId="0734B850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│  └─ </w:t>
      </w:r>
      <w:proofErr w:type="spellStart"/>
      <w:r w:rsidRPr="00ED4995">
        <w:rPr>
          <w:lang w:val="en-US"/>
        </w:rPr>
        <w:t>index.ts</w:t>
      </w:r>
      <w:proofErr w:type="spellEnd"/>
    </w:p>
    <w:p w14:paraId="0C8F865E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└─ providers/</w:t>
      </w:r>
    </w:p>
    <w:p w14:paraId="79228B8D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   └─ </w:t>
      </w:r>
      <w:proofErr w:type="spellStart"/>
      <w:r w:rsidRPr="00ED4995">
        <w:rPr>
          <w:lang w:val="en-US"/>
        </w:rPr>
        <w:t>AuthProvider.tsx</w:t>
      </w:r>
      <w:proofErr w:type="spellEnd"/>
    </w:p>
    <w:p w14:paraId="3D50A46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dashboard/</w:t>
      </w:r>
    </w:p>
    <w:p w14:paraId="59BFA06A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└─ pages/</w:t>
      </w:r>
    </w:p>
    <w:p w14:paraId="2779E7AA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   └─ </w:t>
      </w:r>
      <w:proofErr w:type="spellStart"/>
      <w:r w:rsidRPr="00ED4995">
        <w:rPr>
          <w:lang w:val="en-US"/>
        </w:rPr>
        <w:t>DashboardPage.tsx</w:t>
      </w:r>
      <w:proofErr w:type="spellEnd"/>
    </w:p>
    <w:p w14:paraId="0AB9207B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cocktails/</w:t>
      </w:r>
    </w:p>
    <w:p w14:paraId="7B1FB93D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api.ts</w:t>
      </w:r>
      <w:proofErr w:type="spellEnd"/>
    </w:p>
    <w:p w14:paraId="0B125FF6" w14:textId="77777777" w:rsidR="00ED4995" w:rsidRPr="00ED4995" w:rsidRDefault="00ED4995" w:rsidP="00ED4995">
      <w:pPr>
        <w:spacing w:line="240" w:lineRule="auto"/>
        <w:rPr>
          <w:lang w:val="en-US"/>
        </w:rPr>
      </w:pPr>
      <w:r w:rsidRPr="00ED4995">
        <w:rPr>
          <w:lang w:val="en-US"/>
        </w:rPr>
        <w:t xml:space="preserve">   │  │  </w:t>
      </w:r>
      <w:r w:rsidRPr="00ED4995">
        <w:rPr>
          <w:rFonts w:ascii="MS Gothic" w:eastAsia="MS Gothic" w:hAnsi="MS Gothic" w:cs="MS Gothic" w:hint="eastAsia"/>
          <w:lang w:val="en-US"/>
        </w:rPr>
        <w:t>├</w:t>
      </w:r>
      <w:r w:rsidRPr="00ED4995">
        <w:rPr>
          <w:rFonts w:ascii="Calibri" w:hAnsi="Calibri" w:cs="Calibri"/>
          <w:lang w:val="en-US"/>
        </w:rPr>
        <w:t>─</w:t>
      </w:r>
      <w:r w:rsidRPr="00ED4995">
        <w:rPr>
          <w:lang w:val="en-US"/>
        </w:rPr>
        <w:t xml:space="preserve"> </w:t>
      </w:r>
      <w:proofErr w:type="spellStart"/>
      <w:r w:rsidRPr="00ED4995">
        <w:rPr>
          <w:lang w:val="en-US"/>
        </w:rPr>
        <w:t>queries.ts</w:t>
      </w:r>
      <w:proofErr w:type="spellEnd"/>
    </w:p>
    <w:p w14:paraId="5AF80B26" w14:textId="77777777" w:rsidR="00ED4995" w:rsidRDefault="00ED4995" w:rsidP="00ED4995">
      <w:pPr>
        <w:spacing w:line="240" w:lineRule="auto"/>
      </w:pPr>
      <w:r w:rsidRPr="00ED4995">
        <w:rPr>
          <w:lang w:val="en-US"/>
        </w:rPr>
        <w:t xml:space="preserve"> 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components/</w:t>
      </w:r>
    </w:p>
    <w:p w14:paraId="78D0A624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CocktailCard.tsx</w:t>
      </w:r>
      <w:proofErr w:type="spellEnd"/>
    </w:p>
    <w:p w14:paraId="77829E26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CocktailCardSkeleton.tsx</w:t>
      </w:r>
      <w:proofErr w:type="spellEnd"/>
    </w:p>
    <w:p w14:paraId="68FA075F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CocktailGrid.tsx</w:t>
      </w:r>
      <w:proofErr w:type="spellEnd"/>
    </w:p>
    <w:p w14:paraId="5AF9B32F" w14:textId="77777777" w:rsidR="00ED4995" w:rsidRDefault="00ED4995" w:rsidP="00ED4995">
      <w:pPr>
        <w:spacing w:line="240" w:lineRule="auto"/>
      </w:pPr>
      <w:r>
        <w:lastRenderedPageBreak/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CocktailGridSkeleton.tsx</w:t>
      </w:r>
      <w:proofErr w:type="spellEnd"/>
    </w:p>
    <w:p w14:paraId="385BEC97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CocktailHero.tsx</w:t>
      </w:r>
      <w:proofErr w:type="spellEnd"/>
    </w:p>
    <w:p w14:paraId="39902084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CocktailForm.tsx</w:t>
      </w:r>
      <w:proofErr w:type="spellEnd"/>
    </w:p>
    <w:p w14:paraId="693C429D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IngredientList.tsx</w:t>
      </w:r>
      <w:proofErr w:type="spellEnd"/>
    </w:p>
    <w:p w14:paraId="47D478FF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index.ts</w:t>
      </w:r>
      <w:proofErr w:type="spellEnd"/>
    </w:p>
    <w:p w14:paraId="3D32A10F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└─ pages/</w:t>
      </w:r>
    </w:p>
    <w:p w14:paraId="5A598ECB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CocktailListPage.tsx</w:t>
      </w:r>
      <w:proofErr w:type="spellEnd"/>
    </w:p>
    <w:p w14:paraId="38C7F37D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CocktailDetailPage.tsx</w:t>
      </w:r>
      <w:proofErr w:type="spellEnd"/>
    </w:p>
    <w:p w14:paraId="69D4D1E8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CocktailCreatePage.tsx</w:t>
      </w:r>
      <w:proofErr w:type="spellEnd"/>
    </w:p>
    <w:p w14:paraId="2485A6C5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CocktailEditPage.tsx</w:t>
      </w:r>
      <w:proofErr w:type="spellEnd"/>
    </w:p>
    <w:p w14:paraId="365BA637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│</w:t>
      </w:r>
      <w:proofErr w:type="gramEnd"/>
      <w:r>
        <w:t xml:space="preserve">     └─ </w:t>
      </w:r>
      <w:proofErr w:type="spellStart"/>
      <w:r>
        <w:t>index.ts</w:t>
      </w:r>
      <w:proofErr w:type="spellEnd"/>
    </w:p>
    <w:p w14:paraId="75044CDE" w14:textId="77777777" w:rsidR="00ED4995" w:rsidRDefault="00ED4995" w:rsidP="00ED4995">
      <w:pPr>
        <w:spacing w:line="240" w:lineRule="auto"/>
      </w:pPr>
      <w:r>
        <w:t xml:space="preserve">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ingredients</w:t>
      </w:r>
      <w:proofErr w:type="spellEnd"/>
      <w:r>
        <w:t>/</w:t>
      </w:r>
    </w:p>
    <w:p w14:paraId="4105C607" w14:textId="77777777" w:rsidR="00ED4995" w:rsidRDefault="00ED4995" w:rsidP="00ED4995">
      <w:pPr>
        <w:spacing w:line="240" w:lineRule="auto"/>
      </w:pPr>
      <w:r>
        <w:t xml:space="preserve">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api.ts</w:t>
      </w:r>
      <w:proofErr w:type="spellEnd"/>
    </w:p>
    <w:p w14:paraId="158ACB3E" w14:textId="77777777" w:rsidR="00ED4995" w:rsidRDefault="00ED4995" w:rsidP="00ED4995">
      <w:pPr>
        <w:spacing w:line="240" w:lineRule="auto"/>
      </w:pPr>
      <w:r>
        <w:t xml:space="preserve">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queries.ts</w:t>
      </w:r>
      <w:proofErr w:type="spellEnd"/>
    </w:p>
    <w:p w14:paraId="08A3D50E" w14:textId="77777777" w:rsidR="00ED4995" w:rsidRDefault="00ED4995" w:rsidP="00ED4995">
      <w:pPr>
        <w:spacing w:line="240" w:lineRule="auto"/>
      </w:pPr>
      <w:r>
        <w:t xml:space="preserve">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components/</w:t>
      </w:r>
    </w:p>
    <w:p w14:paraId="10313129" w14:textId="77777777" w:rsidR="00ED4995" w:rsidRDefault="00ED4995" w:rsidP="00ED4995">
      <w:pPr>
        <w:spacing w:line="240" w:lineRule="auto"/>
      </w:pPr>
      <w:r>
        <w:t xml:space="preserve">   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IngredientFilters.tsx</w:t>
      </w:r>
      <w:proofErr w:type="spellEnd"/>
    </w:p>
    <w:p w14:paraId="4A37B8C7" w14:textId="77777777" w:rsidR="00ED4995" w:rsidRDefault="00ED4995" w:rsidP="00ED4995">
      <w:pPr>
        <w:spacing w:line="240" w:lineRule="auto"/>
      </w:pPr>
      <w:r>
        <w:t xml:space="preserve">   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IngredientForm.tsx</w:t>
      </w:r>
      <w:proofErr w:type="spellEnd"/>
    </w:p>
    <w:p w14:paraId="56B87DB0" w14:textId="77777777" w:rsidR="00ED4995" w:rsidRDefault="00ED4995" w:rsidP="00ED4995">
      <w:pPr>
        <w:spacing w:line="240" w:lineRule="auto"/>
      </w:pPr>
      <w:r>
        <w:t xml:space="preserve">   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IngredientTable.tsx</w:t>
      </w:r>
      <w:proofErr w:type="spellEnd"/>
    </w:p>
    <w:p w14:paraId="7EBAA924" w14:textId="77777777" w:rsidR="00ED4995" w:rsidRDefault="00ED4995" w:rsidP="00ED4995">
      <w:pPr>
        <w:spacing w:line="240" w:lineRule="auto"/>
      </w:pPr>
      <w:r>
        <w:t xml:space="preserve">   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IngredientSkeletonTable.tsx</w:t>
      </w:r>
      <w:proofErr w:type="spellEnd"/>
    </w:p>
    <w:p w14:paraId="59F7D2F9" w14:textId="77777777" w:rsidR="00ED4995" w:rsidRDefault="00ED4995" w:rsidP="00ED4995">
      <w:pPr>
        <w:spacing w:line="240" w:lineRule="auto"/>
      </w:pPr>
      <w:r>
        <w:t xml:space="preserve">   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IngredientCocktailsPanel.tsx</w:t>
      </w:r>
      <w:proofErr w:type="spellEnd"/>
    </w:p>
    <w:p w14:paraId="13656EE7" w14:textId="77777777" w:rsidR="00ED4995" w:rsidRDefault="00ED4995" w:rsidP="00ED4995">
      <w:pPr>
        <w:spacing w:line="240" w:lineRule="auto"/>
      </w:pPr>
      <w:r>
        <w:t xml:space="preserve">   │   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index.ts</w:t>
      </w:r>
      <w:proofErr w:type="spellEnd"/>
    </w:p>
    <w:p w14:paraId="355C6298" w14:textId="77777777" w:rsidR="00ED4995" w:rsidRDefault="00ED4995" w:rsidP="00ED4995">
      <w:pPr>
        <w:spacing w:line="240" w:lineRule="auto"/>
      </w:pPr>
      <w:r>
        <w:t xml:space="preserve">   │     └─ pages/</w:t>
      </w:r>
    </w:p>
    <w:p w14:paraId="343F306B" w14:textId="77777777" w:rsidR="00ED4995" w:rsidRDefault="00ED4995" w:rsidP="00ED4995">
      <w:pPr>
        <w:spacing w:line="240" w:lineRule="auto"/>
      </w:pPr>
      <w:r>
        <w:t xml:space="preserve">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IngredientListPage.tsx</w:t>
      </w:r>
      <w:proofErr w:type="spellEnd"/>
    </w:p>
    <w:p w14:paraId="7731527B" w14:textId="77777777" w:rsidR="00ED4995" w:rsidRDefault="00ED4995" w:rsidP="00ED4995">
      <w:pPr>
        <w:spacing w:line="240" w:lineRule="auto"/>
      </w:pPr>
      <w:r>
        <w:t xml:space="preserve">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IngredientCreatePage.tsx</w:t>
      </w:r>
      <w:proofErr w:type="spellEnd"/>
    </w:p>
    <w:p w14:paraId="3A36422D" w14:textId="77777777" w:rsidR="00ED4995" w:rsidRDefault="00ED4995" w:rsidP="00ED4995">
      <w:pPr>
        <w:spacing w:line="240" w:lineRule="auto"/>
      </w:pPr>
      <w:r>
        <w:t xml:space="preserve">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IngredientEditPage.tsx</w:t>
      </w:r>
      <w:proofErr w:type="spellEnd"/>
    </w:p>
    <w:p w14:paraId="11DD6F24" w14:textId="4E959E2D" w:rsidR="00ED4995" w:rsidRPr="001B6AD6" w:rsidRDefault="00ED4995" w:rsidP="00ED4995">
      <w:pPr>
        <w:spacing w:line="240" w:lineRule="auto"/>
      </w:pPr>
      <w:r>
        <w:t xml:space="preserve">   │        └─ </w:t>
      </w:r>
      <w:proofErr w:type="spellStart"/>
      <w:r>
        <w:t>index.ts</w:t>
      </w:r>
      <w:proofErr w:type="spellEnd"/>
    </w:p>
    <w:p w14:paraId="2202D71F" w14:textId="77777777" w:rsidR="00EE7ABC" w:rsidRDefault="00EE7ABC" w:rsidP="00EE7ABC">
      <w:pPr>
        <w:pStyle w:val="Prrafodelista"/>
      </w:pPr>
    </w:p>
    <w:p w14:paraId="4B795EA1" w14:textId="77777777" w:rsidR="00EE7ABC" w:rsidRPr="001B6AD6" w:rsidRDefault="00EE7ABC" w:rsidP="00EE7ABC"/>
    <w:p w14:paraId="1F7A2209" w14:textId="77777777" w:rsidR="00EE7ABC" w:rsidRDefault="00EE7ABC" w:rsidP="00ED4995"/>
    <w:p w14:paraId="4FFB705E" w14:textId="77777777" w:rsidR="00ED4995" w:rsidRDefault="00ED4995" w:rsidP="00ED4995"/>
    <w:p w14:paraId="790C3196" w14:textId="169D54D8" w:rsidR="00ED4995" w:rsidRDefault="00ED4995" w:rsidP="00ED4995">
      <w:r>
        <w:lastRenderedPageBreak/>
        <w:t>A partir de aquí primero ha generado la IA el código de funcionamiento, a grandes rasgos y de manera muy concisa estos han sido los pasos principales y cronológicos que ha seguido:</w:t>
      </w:r>
    </w:p>
    <w:p w14:paraId="04D7FEF0" w14:textId="77777777" w:rsidR="00ED4995" w:rsidRPr="00ED4995" w:rsidRDefault="00ED4995" w:rsidP="00ED4995">
      <w:pPr>
        <w:numPr>
          <w:ilvl w:val="0"/>
          <w:numId w:val="2"/>
        </w:numPr>
      </w:pPr>
      <w:r w:rsidRPr="00ED4995">
        <w:t xml:space="preserve">Generé la base con Vite + React + TS, configuré </w:t>
      </w:r>
      <w:proofErr w:type="spellStart"/>
      <w:r w:rsidRPr="00ED4995">
        <w:t>Tailwind</w:t>
      </w:r>
      <w:proofErr w:type="spellEnd"/>
      <w:r w:rsidRPr="00ED4995">
        <w:t>/</w:t>
      </w:r>
      <w:proofErr w:type="spellStart"/>
      <w:r w:rsidRPr="00ED4995">
        <w:t>PostCSS</w:t>
      </w:r>
      <w:proofErr w:type="spellEnd"/>
      <w:r w:rsidRPr="00ED4995">
        <w:t xml:space="preserve">, alias de </w:t>
      </w:r>
      <w:proofErr w:type="spellStart"/>
      <w:r w:rsidRPr="00ED4995">
        <w:t>paths</w:t>
      </w:r>
      <w:proofErr w:type="spellEnd"/>
      <w:r w:rsidRPr="00ED4995">
        <w:t xml:space="preserve"> y monté los proveedores globales (</w:t>
      </w:r>
      <w:proofErr w:type="spellStart"/>
      <w:r w:rsidRPr="00ED4995">
        <w:t>router</w:t>
      </w:r>
      <w:proofErr w:type="spellEnd"/>
      <w:r w:rsidRPr="00ED4995">
        <w:t xml:space="preserve">, React Query, </w:t>
      </w:r>
      <w:proofErr w:type="spellStart"/>
      <w:r w:rsidRPr="00ED4995">
        <w:t>AuthProvider</w:t>
      </w:r>
      <w:proofErr w:type="spellEnd"/>
      <w:r w:rsidRPr="00ED4995">
        <w:t>).</w:t>
      </w:r>
    </w:p>
    <w:p w14:paraId="6D5BE340" w14:textId="77777777" w:rsidR="00ED4995" w:rsidRPr="00ED4995" w:rsidRDefault="00ED4995" w:rsidP="00ED4995">
      <w:pPr>
        <w:numPr>
          <w:ilvl w:val="0"/>
          <w:numId w:val="2"/>
        </w:numPr>
      </w:pPr>
      <w:r w:rsidRPr="00ED4995">
        <w:t>Implementé toda la capa de autenticación: llamadas Axios, TanStack Query hooks, contexto/</w:t>
      </w:r>
      <w:proofErr w:type="spellStart"/>
      <w:r w:rsidRPr="00ED4995">
        <w:t>provider</w:t>
      </w:r>
      <w:proofErr w:type="spellEnd"/>
      <w:r w:rsidRPr="00ED4995">
        <w:t xml:space="preserve">, formularios con </w:t>
      </w:r>
      <w:proofErr w:type="spellStart"/>
      <w:r w:rsidRPr="00ED4995">
        <w:t>RHF+Zod</w:t>
      </w:r>
      <w:proofErr w:type="spellEnd"/>
      <w:r w:rsidRPr="00ED4995">
        <w:t xml:space="preserve"> y rutas protegidas.</w:t>
      </w:r>
    </w:p>
    <w:p w14:paraId="7929F293" w14:textId="77777777" w:rsidR="00ED4995" w:rsidRPr="00ED4995" w:rsidRDefault="00ED4995" w:rsidP="00ED4995">
      <w:pPr>
        <w:numPr>
          <w:ilvl w:val="0"/>
          <w:numId w:val="2"/>
        </w:numPr>
      </w:pPr>
      <w:r w:rsidRPr="00ED4995">
        <w:t xml:space="preserve">Construí el </w:t>
      </w:r>
      <w:proofErr w:type="spellStart"/>
      <w:r w:rsidRPr="00ED4995">
        <w:t>shell</w:t>
      </w:r>
      <w:proofErr w:type="spellEnd"/>
      <w:r w:rsidRPr="00ED4995">
        <w:t xml:space="preserve"> protegido (</w:t>
      </w:r>
      <w:proofErr w:type="spellStart"/>
      <w:r w:rsidRPr="00ED4995">
        <w:t>AppLayout</w:t>
      </w:r>
      <w:proofErr w:type="spellEnd"/>
      <w:r w:rsidRPr="00ED4995">
        <w:t xml:space="preserve">, </w:t>
      </w:r>
      <w:proofErr w:type="spellStart"/>
      <w:r w:rsidRPr="00ED4995">
        <w:t>dashboard</w:t>
      </w:r>
      <w:proofErr w:type="spellEnd"/>
      <w:r w:rsidRPr="00ED4995">
        <w:t xml:space="preserve">) y el módulo de </w:t>
      </w:r>
      <w:proofErr w:type="spellStart"/>
      <w:r w:rsidRPr="00ED4995">
        <w:t>cocktails</w:t>
      </w:r>
      <w:proofErr w:type="spellEnd"/>
      <w:r w:rsidRPr="00ED4995">
        <w:t>: listado, detalle, creación/edición con formularios y mutaciones optimistas.</w:t>
      </w:r>
    </w:p>
    <w:p w14:paraId="594BF9FF" w14:textId="77777777" w:rsidR="00ED4995" w:rsidRPr="00ED4995" w:rsidRDefault="00ED4995" w:rsidP="00ED4995">
      <w:pPr>
        <w:numPr>
          <w:ilvl w:val="0"/>
          <w:numId w:val="2"/>
        </w:numPr>
      </w:pPr>
      <w:r w:rsidRPr="00ED4995">
        <w:t xml:space="preserve">Añadí el módulo de ingredientes con tabla filtrable, formularios, búsqueda de </w:t>
      </w:r>
      <w:proofErr w:type="spellStart"/>
      <w:r w:rsidRPr="00ED4995">
        <w:t>cocktails</w:t>
      </w:r>
      <w:proofErr w:type="spellEnd"/>
      <w:r w:rsidRPr="00ED4995">
        <w:t xml:space="preserve"> por ingrediente y CRUD solo para </w:t>
      </w:r>
      <w:proofErr w:type="spellStart"/>
      <w:r w:rsidRPr="00ED4995">
        <w:t>admin</w:t>
      </w:r>
      <w:proofErr w:type="spellEnd"/>
      <w:r w:rsidRPr="00ED4995">
        <w:t>.</w:t>
      </w:r>
    </w:p>
    <w:p w14:paraId="52C28A92" w14:textId="77777777" w:rsidR="00ED4995" w:rsidRPr="00ED4995" w:rsidRDefault="00ED4995" w:rsidP="00ED4995">
      <w:pPr>
        <w:numPr>
          <w:ilvl w:val="0"/>
          <w:numId w:val="2"/>
        </w:numPr>
      </w:pPr>
      <w:r w:rsidRPr="00ED4995">
        <w:t>Homogeneicé textos/diseño (p.ej. navegación “</w:t>
      </w:r>
      <w:proofErr w:type="spellStart"/>
      <w:r w:rsidRPr="00ED4995">
        <w:t>Cocktails</w:t>
      </w:r>
      <w:proofErr w:type="spellEnd"/>
      <w:r w:rsidRPr="00ED4995">
        <w:t xml:space="preserve">”), pulí loaders/empty </w:t>
      </w:r>
      <w:proofErr w:type="spellStart"/>
      <w:r w:rsidRPr="00ED4995">
        <w:t>states</w:t>
      </w:r>
      <w:proofErr w:type="spellEnd"/>
      <w:r w:rsidRPr="00ED4995">
        <w:t xml:space="preserve"> y mantuve </w:t>
      </w:r>
      <w:proofErr w:type="spellStart"/>
      <w:r w:rsidRPr="00ED4995">
        <w:t>lint</w:t>
      </w:r>
      <w:proofErr w:type="spellEnd"/>
      <w:r w:rsidRPr="00ED4995">
        <w:t>/consistencia en cada iteración.</w:t>
      </w:r>
    </w:p>
    <w:p w14:paraId="3EC6C06A" w14:textId="77777777" w:rsidR="00ED4995" w:rsidRDefault="00ED4995" w:rsidP="00ED4995"/>
    <w:p w14:paraId="78606887" w14:textId="482BDFCA" w:rsidR="00ED4995" w:rsidRDefault="00ED4995" w:rsidP="00ED4995">
      <w:r>
        <w:t xml:space="preserve">Me parece importante destacar la parte de la conexión del back con el </w:t>
      </w:r>
      <w:proofErr w:type="spellStart"/>
      <w:r>
        <w:t>front</w:t>
      </w:r>
      <w:proofErr w:type="spellEnd"/>
      <w:r w:rsidR="00CB4A63">
        <w:t>, esto ocurre en esta parte del código.</w:t>
      </w:r>
    </w:p>
    <w:p w14:paraId="5118233D" w14:textId="260CB873" w:rsidR="00CB4A63" w:rsidRDefault="00CB4A63" w:rsidP="00ED4995">
      <w:r w:rsidRPr="001D16EA">
        <w:drawing>
          <wp:inline distT="0" distB="0" distL="0" distR="0" wp14:anchorId="510CCCB9" wp14:editId="5514D696">
            <wp:extent cx="5400040" cy="4479925"/>
            <wp:effectExtent l="0" t="0" r="0" b="0"/>
            <wp:docPr id="1527852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2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0AD2" w14:textId="7B46AE81" w:rsidR="00EE7ABC" w:rsidRDefault="00CB4A63" w:rsidP="00EE7ABC">
      <w:r>
        <w:lastRenderedPageBreak/>
        <w:t>Breve explicación de lo que he entendido:</w:t>
      </w:r>
    </w:p>
    <w:p w14:paraId="1AC642F4" w14:textId="3CD1D62B" w:rsidR="00CB4A63" w:rsidRDefault="00CB4A63" w:rsidP="00CB4A63">
      <w:pPr>
        <w:pStyle w:val="Prrafodelista"/>
        <w:numPr>
          <w:ilvl w:val="0"/>
          <w:numId w:val="3"/>
        </w:numPr>
        <w:spacing w:line="480" w:lineRule="auto"/>
      </w:pPr>
      <w:r>
        <w:t xml:space="preserve">Importamos axios, que se usara para hacer las peticiones HTTP. Con la importación de </w:t>
      </w:r>
      <w:proofErr w:type="spellStart"/>
      <w:r>
        <w:t>tokenStorage</w:t>
      </w:r>
      <w:proofErr w:type="spellEnd"/>
      <w:r>
        <w:t xml:space="preserve"> se importa un </w:t>
      </w:r>
      <w:r>
        <w:t>módulo</w:t>
      </w:r>
      <w:r>
        <w:t xml:space="preserve"> propio que encapsula cómo guardas o lees el token.</w:t>
      </w:r>
    </w:p>
    <w:p w14:paraId="430356D8" w14:textId="77777777" w:rsidR="00CB4A63" w:rsidRDefault="00CB4A63" w:rsidP="00CB4A63">
      <w:pPr>
        <w:pStyle w:val="Prrafodelista"/>
        <w:numPr>
          <w:ilvl w:val="0"/>
          <w:numId w:val="3"/>
        </w:numPr>
        <w:spacing w:line="480" w:lineRule="auto"/>
      </w:pPr>
      <w:r>
        <w:t xml:space="preserve">Crea instancias de axios, con baseURL prefija las rutas a la constante de más arriba para no tener que escribirla en todo momento. Con </w:t>
      </w:r>
      <w:proofErr w:type="spellStart"/>
      <w:r>
        <w:t>header:Content-Type</w:t>
      </w:r>
      <w:proofErr w:type="spellEnd"/>
      <w:r>
        <w:t xml:space="preserve">, enviamos JSON por defecto. Por último, con </w:t>
      </w:r>
      <w:proofErr w:type="spellStart"/>
      <w:r>
        <w:t>withCredentials</w:t>
      </w:r>
      <w:proofErr w:type="spellEnd"/>
      <w:r>
        <w:t xml:space="preserve">: false, no </w:t>
      </w:r>
      <w:proofErr w:type="spellStart"/>
      <w:r>
        <w:t>envia</w:t>
      </w:r>
      <w:proofErr w:type="spellEnd"/>
      <w:r>
        <w:t xml:space="preserve"> credenciales de navegador por defecto.</w:t>
      </w:r>
    </w:p>
    <w:p w14:paraId="72276BE4" w14:textId="77777777" w:rsidR="00CB4A63" w:rsidRDefault="00CB4A63" w:rsidP="00CB4A63">
      <w:pPr>
        <w:pStyle w:val="Prrafodelista"/>
        <w:numPr>
          <w:ilvl w:val="0"/>
          <w:numId w:val="3"/>
        </w:numPr>
        <w:spacing w:line="480" w:lineRule="auto"/>
      </w:pPr>
      <w:r>
        <w:t xml:space="preserve">El </w:t>
      </w:r>
      <w:proofErr w:type="spellStart"/>
      <w:r>
        <w:t>interceptor.request</w:t>
      </w:r>
      <w:proofErr w:type="spellEnd"/>
      <w:r>
        <w:t xml:space="preserve">, antes de cada petición intenta leer el </w:t>
      </w:r>
      <w:proofErr w:type="spellStart"/>
      <w:r>
        <w:t>access</w:t>
      </w:r>
      <w:proofErr w:type="spellEnd"/>
      <w:r>
        <w:t xml:space="preserve"> token, y si existe, añade el </w:t>
      </w:r>
      <w:proofErr w:type="spellStart"/>
      <w:r>
        <w:t>header</w:t>
      </w:r>
      <w:proofErr w:type="spellEnd"/>
      <w:r>
        <w:t xml:space="preserve"> ()</w:t>
      </w:r>
      <w:proofErr w:type="spellStart"/>
      <w:r>
        <w:t>Autorization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</w:t>
      </w:r>
    </w:p>
    <w:p w14:paraId="23A045CD" w14:textId="77777777" w:rsidR="00CB4A63" w:rsidRDefault="00CB4A63" w:rsidP="00CB4A63">
      <w:pPr>
        <w:pStyle w:val="Prrafodelista"/>
        <w:numPr>
          <w:ilvl w:val="0"/>
          <w:numId w:val="3"/>
        </w:numPr>
        <w:spacing w:line="480" w:lineRule="auto"/>
      </w:pPr>
      <w:r>
        <w:t>El interceptor response, en respuestas correctas devuelve response, pero si da errores limpia el token de almacenamiento.</w:t>
      </w:r>
    </w:p>
    <w:p w14:paraId="1EAE6689" w14:textId="77777777" w:rsidR="00CB4A63" w:rsidRDefault="00CB4A63" w:rsidP="00CB4A63">
      <w:pPr>
        <w:spacing w:line="480" w:lineRule="auto"/>
      </w:pPr>
    </w:p>
    <w:p w14:paraId="03B035E6" w14:textId="77777777" w:rsidR="00CB4A63" w:rsidRPr="00CB4A63" w:rsidRDefault="00CB4A63" w:rsidP="00CB4A63">
      <w:pPr>
        <w:spacing w:line="480" w:lineRule="auto"/>
        <w:rPr>
          <w:b/>
          <w:bCs/>
          <w:sz w:val="28"/>
          <w:szCs w:val="28"/>
        </w:rPr>
      </w:pPr>
      <w:r w:rsidRPr="00CB4A63">
        <w:rPr>
          <w:b/>
          <w:bCs/>
          <w:sz w:val="28"/>
          <w:szCs w:val="28"/>
        </w:rPr>
        <w:t>Conclusiones:</w:t>
      </w:r>
    </w:p>
    <w:p w14:paraId="1A107566" w14:textId="77777777" w:rsidR="00CB4A63" w:rsidRDefault="00CB4A63" w:rsidP="00CB4A63">
      <w:pPr>
        <w:spacing w:line="480" w:lineRule="auto"/>
      </w:pPr>
      <w:r>
        <w:t xml:space="preserve">La conclusión a la que llego es que la IA es una herramienta muy buena para traducir tu idea y conceptos a un lenguaje que no conoces y </w:t>
      </w:r>
      <w:proofErr w:type="spellStart"/>
      <w:r>
        <w:t>asi</w:t>
      </w:r>
      <w:proofErr w:type="spellEnd"/>
      <w:r>
        <w:t xml:space="preserve"> poder crear fácilmente un código, como por ejemplo este caso un frontend, pero siempre tienes que estar pendiente y explicar muy claro lo que quieres ya que la IA te va a interpretar lo que ella cree que le estas explicando. Tienes que ir revisando lo que hace para poder entender cuando </w:t>
      </w:r>
      <w:proofErr w:type="spellStart"/>
      <w:r>
        <w:t>esta</w:t>
      </w:r>
      <w:proofErr w:type="spellEnd"/>
      <w:r>
        <w:t xml:space="preserve"> haciendo cosas que no quieras que haga. Por ejemplo, en mi caso cuando me formo el </w:t>
      </w:r>
      <w:proofErr w:type="spellStart"/>
      <w:r>
        <w:t>dashboard</w:t>
      </w:r>
      <w:proofErr w:type="spellEnd"/>
      <w:r>
        <w:t xml:space="preserve"> principal le explique los requerimientos que quería, pero hizo </w:t>
      </w:r>
      <w:proofErr w:type="spellStart"/>
      <w:r>
        <w:t>mas</w:t>
      </w:r>
      <w:proofErr w:type="spellEnd"/>
      <w:r>
        <w:t xml:space="preserve"> de lo que quería, hizo apartados para los </w:t>
      </w:r>
      <w:proofErr w:type="spellStart"/>
      <w:r>
        <w:t>cocktails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visitados y los </w:t>
      </w:r>
      <w:proofErr w:type="spellStart"/>
      <w:r>
        <w:t>mas</w:t>
      </w:r>
      <w:proofErr w:type="spellEnd"/>
      <w:r>
        <w:t xml:space="preserve"> gustados, cosas que no tengo programadas en mi api y que no quiero tener, de momento, en la navegación.</w:t>
      </w:r>
    </w:p>
    <w:p w14:paraId="0474906B" w14:textId="77777777" w:rsidR="00CB4A63" w:rsidRDefault="00CB4A63" w:rsidP="00CB4A63">
      <w:pPr>
        <w:spacing w:line="480" w:lineRule="auto"/>
      </w:pPr>
      <w:r>
        <w:lastRenderedPageBreak/>
        <w:t>Por otra parte, veo que es una clara aliada para poder aprender de forma rápida sobre como escribir y estructurar el código, siempre y cuando lo leas y consultes porque hace o deja de hacer</w:t>
      </w:r>
      <w:ins w:id="0" w:author="Microsoft Word" w:date="2025-11-10T06:16:00Z" w16du:dateUtc="2025-11-10T05:16:00Z">
        <w:r>
          <w:t>.</w:t>
        </w:r>
      </w:ins>
    </w:p>
    <w:p w14:paraId="06D4FB7E" w14:textId="77777777" w:rsidR="00CB4A63" w:rsidRPr="00282D7A" w:rsidRDefault="00CB4A63" w:rsidP="00CB4A63">
      <w:pPr>
        <w:spacing w:line="480" w:lineRule="auto"/>
      </w:pPr>
      <w:r>
        <w:t xml:space="preserve">Para terminar, mi experiencia ha sido buena, pero creo que esta herramienta en exceso puede hacerte perder la esencia de tu código, veo que es una aliada para revisar código y darte opciones y mejoras o para automatizar procesos que ya están muy definidos y son repetitivos. </w:t>
      </w:r>
    </w:p>
    <w:p w14:paraId="1DCD3182" w14:textId="77777777" w:rsidR="00CB4A63" w:rsidRDefault="00CB4A63" w:rsidP="00CB4A63">
      <w:pPr>
        <w:spacing w:line="480" w:lineRule="auto"/>
      </w:pPr>
    </w:p>
    <w:p w14:paraId="0EB6ED9C" w14:textId="77777777" w:rsidR="00CB4A63" w:rsidRPr="001B6AD6" w:rsidRDefault="00CB4A63" w:rsidP="00EE7ABC"/>
    <w:p w14:paraId="2B01FEA5" w14:textId="77777777" w:rsidR="00EE7ABC" w:rsidRPr="00EE7ABC" w:rsidRDefault="00EE7ABC" w:rsidP="00EE7ABC">
      <w:pPr>
        <w:pStyle w:val="Prrafodelista"/>
      </w:pPr>
    </w:p>
    <w:p w14:paraId="046B628D" w14:textId="1A5ADC59" w:rsidR="00EE7ABC" w:rsidRDefault="00EE7ABC" w:rsidP="00E92856"/>
    <w:p w14:paraId="7339BD65" w14:textId="517F92B2" w:rsidR="00E92856" w:rsidRPr="00E92856" w:rsidRDefault="00E92856" w:rsidP="00E92856">
      <w:pPr>
        <w:rPr>
          <w:b/>
          <w:bCs/>
          <w:sz w:val="28"/>
          <w:szCs w:val="28"/>
        </w:rPr>
      </w:pPr>
    </w:p>
    <w:sectPr w:rsidR="00E92856" w:rsidRPr="00E92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13A"/>
    <w:multiLevelType w:val="hybridMultilevel"/>
    <w:tmpl w:val="110A0E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E5F9C"/>
    <w:multiLevelType w:val="hybridMultilevel"/>
    <w:tmpl w:val="214831CC"/>
    <w:lvl w:ilvl="0" w:tplc="4EDE05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7A51"/>
    <w:multiLevelType w:val="multilevel"/>
    <w:tmpl w:val="885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538187">
    <w:abstractNumId w:val="0"/>
  </w:num>
  <w:num w:numId="2" w16cid:durableId="46300810">
    <w:abstractNumId w:val="2"/>
  </w:num>
  <w:num w:numId="3" w16cid:durableId="163455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1B"/>
    <w:rsid w:val="000A4C14"/>
    <w:rsid w:val="00376D82"/>
    <w:rsid w:val="004F041B"/>
    <w:rsid w:val="00CB4A63"/>
    <w:rsid w:val="00E92856"/>
    <w:rsid w:val="00ED4995"/>
    <w:rsid w:val="00EE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C446B"/>
  <w15:chartTrackingRefBased/>
  <w15:docId w15:val="{24EE0EB3-29C8-415A-861E-44872A87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4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4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4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4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1555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Bello</dc:creator>
  <cp:keywords/>
  <dc:description/>
  <cp:lastModifiedBy>Rafa Bello</cp:lastModifiedBy>
  <cp:revision>3</cp:revision>
  <dcterms:created xsi:type="dcterms:W3CDTF">2025-11-10T19:43:00Z</dcterms:created>
  <dcterms:modified xsi:type="dcterms:W3CDTF">2025-11-10T19:57:00Z</dcterms:modified>
</cp:coreProperties>
</file>